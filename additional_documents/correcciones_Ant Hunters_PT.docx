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72355" w14:textId="77777777" w:rsidR="000917D4" w:rsidRPr="000917D4" w:rsidRDefault="000917D4" w:rsidP="000917D4">
      <w:r w:rsidRPr="000917D4">
        <w:t xml:space="preserve">O que é </w:t>
      </w:r>
      <w:proofErr w:type="spellStart"/>
      <w:r w:rsidRPr="000917D4">
        <w:t>Ant</w:t>
      </w:r>
      <w:proofErr w:type="spellEnd"/>
      <w:r w:rsidRPr="000917D4">
        <w:t xml:space="preserve"> </w:t>
      </w:r>
      <w:proofErr w:type="spellStart"/>
      <w:r w:rsidRPr="000917D4">
        <w:t>Hunters</w:t>
      </w:r>
      <w:proofErr w:type="spellEnd"/>
      <w:r w:rsidRPr="000917D4">
        <w:t>?</w:t>
      </w:r>
    </w:p>
    <w:p w14:paraId="40136060" w14:textId="77777777" w:rsidR="000917D4" w:rsidRPr="000917D4" w:rsidRDefault="000917D4" w:rsidP="000917D4">
      <w:r w:rsidRPr="000917D4">
        <w:t>Este é um projeto de ciência cidadã coordenado por </w:t>
      </w:r>
      <w:hyperlink r:id="rId4" w:history="1">
        <w:r w:rsidRPr="000917D4">
          <w:rPr>
            <w:rStyle w:val="Hiperligao"/>
          </w:rPr>
          <w:t>investigadores</w:t>
        </w:r>
      </w:hyperlink>
      <w:r w:rsidRPr="000917D4">
        <w:t xml:space="preserve"> do Grupo de Ecologia de Formigas da Estação Biológica de </w:t>
      </w:r>
      <w:proofErr w:type="spellStart"/>
      <w:r w:rsidRPr="000917D4">
        <w:t>Doñana</w:t>
      </w:r>
      <w:proofErr w:type="spellEnd"/>
      <w:r w:rsidRPr="000917D4">
        <w:t xml:space="preserve"> (EBD - CSIC), convidando-o a tornar-se um investigador e explorar a biodiversidade destes incríveis insetos no seu ambiente.</w:t>
      </w:r>
    </w:p>
    <w:p w14:paraId="42651D50" w14:textId="2DE495B3" w:rsidR="000917D4" w:rsidRPr="000917D4" w:rsidRDefault="000917D4" w:rsidP="000917D4">
      <w:r w:rsidRPr="000917D4">
        <w:t>Nós </w:t>
      </w:r>
      <w:r w:rsidRPr="000917D4">
        <w:rPr>
          <w:b/>
          <w:bCs/>
        </w:rPr>
        <w:t>ensinamos-lhe</w:t>
      </w:r>
      <w:r w:rsidRPr="000917D4">
        <w:t> um dos métodos de amostragem que os investigadores utilizam para estudar formigas. Oferecemos-lhe duas formas de participar: uma como cientista cidadão e outra como professor. Poderá aprender e tirar as suas próprias conclusões e, </w:t>
      </w:r>
      <w:r w:rsidRPr="000917D4">
        <w:rPr>
          <w:b/>
          <w:bCs/>
        </w:rPr>
        <w:t>se for professor</w:t>
      </w:r>
      <w:r w:rsidRPr="000917D4">
        <w:t>, poderá utilizá-lo como uma atividade com os seus alunos. </w:t>
      </w:r>
      <w:r w:rsidRPr="000917D4">
        <w:rPr>
          <w:b/>
          <w:bCs/>
        </w:rPr>
        <w:t>Como?</w:t>
      </w:r>
      <w:r w:rsidRPr="000917D4">
        <w:t xml:space="preserve"> É simples e divertido! Irá colocar iscos de água com açúcar e observar as espécies que </w:t>
      </w:r>
      <w:del w:id="0" w:author="Roberto Andrés Keller Pérez" w:date="2025-04-23T16:13:00Z">
        <w:r w:rsidRPr="000917D4" w:rsidDel="00050AAD">
          <w:delText xml:space="preserve">coexistem </w:delText>
        </w:r>
      </w:del>
      <w:ins w:id="1" w:author="Roberto Andrés Keller Pérez" w:date="2025-04-23T16:13:00Z">
        <w:r w:rsidR="00050AAD">
          <w:t>vivem</w:t>
        </w:r>
        <w:r w:rsidR="00050AAD" w:rsidRPr="000917D4">
          <w:t xml:space="preserve"> </w:t>
        </w:r>
      </w:ins>
      <w:r w:rsidRPr="000917D4">
        <w:t xml:space="preserve">consigo e como </w:t>
      </w:r>
      <w:ins w:id="2" w:author="Roberto Andrés Keller Pérez" w:date="2025-04-23T16:13:00Z">
        <w:r w:rsidR="00050AAD">
          <w:t>coexistem</w:t>
        </w:r>
      </w:ins>
      <w:del w:id="3" w:author="Roberto Andrés Keller Pérez" w:date="2025-04-23T16:13:00Z">
        <w:r w:rsidRPr="000917D4" w:rsidDel="00050AAD">
          <w:delText>vêm viver juntas</w:delText>
        </w:r>
      </w:del>
      <w:r w:rsidRPr="000917D4">
        <w:t>. Forneceremos um </w:t>
      </w:r>
      <w:r w:rsidRPr="000917D4">
        <w:rPr>
          <w:b/>
          <w:bCs/>
        </w:rPr>
        <w:t xml:space="preserve">kit </w:t>
      </w:r>
      <w:proofErr w:type="spellStart"/>
      <w:r w:rsidRPr="000917D4">
        <w:rPr>
          <w:b/>
          <w:bCs/>
        </w:rPr>
        <w:t>AntHunter</w:t>
      </w:r>
      <w:proofErr w:type="spellEnd"/>
      <w:r w:rsidRPr="000917D4">
        <w:t> completo com tudo o que precisa, incluindo instruções detalhadas e materiais para a recolha de amostras. Além disso, sugeriremos atividades complementares que poderá realizar após o estudo utilizando os materiais do kit.</w:t>
      </w:r>
    </w:p>
    <w:p w14:paraId="22999909" w14:textId="328B5400" w:rsidR="001A527C" w:rsidRDefault="00050AAD">
      <w:r>
        <w:t>--------------------------------------------------------------------</w:t>
      </w:r>
    </w:p>
    <w:p w14:paraId="262247F6" w14:textId="3C7250B4" w:rsidR="00050AAD" w:rsidRDefault="001824EE" w:rsidP="001824EE">
      <w:r w:rsidRPr="001824EE">
        <w:rPr>
          <w:b/>
          <w:bCs/>
        </w:rPr>
        <w:t>Revisão das iscas:</w:t>
      </w:r>
      <w:r w:rsidRPr="001824EE">
        <w:t> Uma hora após a colocação das iscas durante cada período de amostragem, irá verificar as iscas e recolher com as pinças que lhe enviámos entre </w:t>
      </w:r>
      <w:r w:rsidRPr="001824EE">
        <w:rPr>
          <w:b/>
          <w:bCs/>
        </w:rPr>
        <w:t xml:space="preserve">1 e 6 </w:t>
      </w:r>
      <w:del w:id="4" w:author="Roberto Andrés Keller Pérez" w:date="2025-04-23T16:31:00Z">
        <w:r w:rsidRPr="001824EE" w:rsidDel="001824EE">
          <w:rPr>
            <w:b/>
            <w:bCs/>
          </w:rPr>
          <w:delText xml:space="preserve">operárias </w:delText>
        </w:r>
      </w:del>
      <w:ins w:id="5" w:author="Roberto Andrés Keller Pérez" w:date="2025-04-23T16:31:00Z">
        <w:r>
          <w:rPr>
            <w:b/>
            <w:bCs/>
          </w:rPr>
          <w:t>obreiras</w:t>
        </w:r>
        <w:r w:rsidRPr="001824EE">
          <w:rPr>
            <w:b/>
            <w:bCs/>
          </w:rPr>
          <w:t xml:space="preserve"> </w:t>
        </w:r>
      </w:ins>
      <w:r w:rsidRPr="001824EE">
        <w:rPr>
          <w:b/>
          <w:bCs/>
        </w:rPr>
        <w:t>de cada espécie presente por isca</w:t>
      </w:r>
      <w:r w:rsidRPr="001824EE">
        <w:t xml:space="preserve"> (idealmente 6 </w:t>
      </w:r>
      <w:del w:id="6" w:author="Roberto Andrés Keller Pérez" w:date="2025-04-23T16:32:00Z">
        <w:r w:rsidRPr="001824EE" w:rsidDel="001824EE">
          <w:delText xml:space="preserve">operárias </w:delText>
        </w:r>
      </w:del>
      <w:ins w:id="7" w:author="Roberto Andrés Keller Pérez" w:date="2025-04-23T16:32:00Z">
        <w:r>
          <w:t>obreiras</w:t>
        </w:r>
        <w:r w:rsidRPr="001824EE">
          <w:t xml:space="preserve"> </w:t>
        </w:r>
      </w:ins>
      <w:r w:rsidRPr="001824EE">
        <w:t xml:space="preserve">de cada espécie, se disponíveis), preservando todas as formigas de uma única isca num </w:t>
      </w:r>
      <w:proofErr w:type="spellStart"/>
      <w:r w:rsidRPr="001824EE">
        <w:t>microtubo</w:t>
      </w:r>
      <w:proofErr w:type="spellEnd"/>
      <w:r w:rsidRPr="001824EE">
        <w:t xml:space="preserve"> com etanol.</w:t>
      </w:r>
    </w:p>
    <w:p w14:paraId="088EDD3D" w14:textId="235AB39D" w:rsidR="00A1444B" w:rsidRDefault="00A1444B" w:rsidP="001824EE">
      <w:r>
        <w:t>[…]</w:t>
      </w:r>
    </w:p>
    <w:p w14:paraId="7D903A29" w14:textId="494D825A" w:rsidR="00A1444B" w:rsidRDefault="00A1444B" w:rsidP="001824EE">
      <w:r w:rsidRPr="00A1444B">
        <w:rPr>
          <w:b/>
          <w:bCs/>
        </w:rPr>
        <w:t>Se não souber como identificar</w:t>
      </w:r>
      <w:r w:rsidRPr="00A1444B">
        <w:t xml:space="preserve"> as diferentes espécies de formigas, não se preocupe. Usando as pinças que enviámos, recolha até um máximo de 6 </w:t>
      </w:r>
      <w:del w:id="8" w:author="Roberto Andrés Keller Pérez" w:date="2025-04-23T16:34:00Z">
        <w:r w:rsidRPr="00A1444B" w:rsidDel="00A1444B">
          <w:delText xml:space="preserve">operárias </w:delText>
        </w:r>
      </w:del>
      <w:ins w:id="9" w:author="Roberto Andrés Keller Pérez" w:date="2025-04-23T16:34:00Z">
        <w:r>
          <w:t>obreiras</w:t>
        </w:r>
        <w:r w:rsidRPr="00A1444B">
          <w:t xml:space="preserve"> </w:t>
        </w:r>
      </w:ins>
      <w:r w:rsidRPr="00A1444B">
        <w:t>de cada tipo de formiga que observar com morfologia diferente (tamanho, cor, forma).</w:t>
      </w:r>
    </w:p>
    <w:p w14:paraId="6CC7497F" w14:textId="77777777" w:rsidR="00BF57E5" w:rsidRDefault="00BF57E5">
      <w:r>
        <w:t>---------------------------------------------------------------------</w:t>
      </w:r>
    </w:p>
    <w:p w14:paraId="2B42D953" w14:textId="3E981E18" w:rsidR="00BF57E5" w:rsidRDefault="00BF57E5" w:rsidP="001824EE"/>
    <w:sectPr w:rsidR="00BF57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Roberto Andrés Keller Pérez">
    <w15:presenceInfo w15:providerId="AD" w15:userId="S::rkeller@office365.ulisboa.pt::3dc0513a-5b93-4735-883b-e8cb7781c5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245"/>
    <w:rsid w:val="00050AAD"/>
    <w:rsid w:val="000917D4"/>
    <w:rsid w:val="001824EE"/>
    <w:rsid w:val="001A527C"/>
    <w:rsid w:val="00A1444B"/>
    <w:rsid w:val="00B87245"/>
    <w:rsid w:val="00BF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32F69"/>
  <w15:chartTrackingRefBased/>
  <w15:docId w15:val="{10236D4C-BAA5-4522-94F3-408BBD85D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0917D4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91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3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66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hyperlink" Target="https://anthunters.github.io/pt/team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283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Andrés Keller Pérez</dc:creator>
  <cp:keywords/>
  <dc:description/>
  <cp:lastModifiedBy>Roberto Andrés Keller Pérez</cp:lastModifiedBy>
  <cp:revision>4</cp:revision>
  <dcterms:created xsi:type="dcterms:W3CDTF">2025-04-23T15:10:00Z</dcterms:created>
  <dcterms:modified xsi:type="dcterms:W3CDTF">2025-04-23T15:34:00Z</dcterms:modified>
</cp:coreProperties>
</file>